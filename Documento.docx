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2E3B" w14:textId="77777777" w:rsidR="00C056B5" w:rsidRPr="00E45B0D" w:rsidRDefault="00342207">
      <w:pPr>
        <w:rPr>
          <w:rFonts w:ascii="Arial" w:hAnsi="Arial" w:cs="Arial"/>
          <w:b/>
          <w:sz w:val="24"/>
          <w:szCs w:val="24"/>
        </w:rPr>
      </w:pPr>
      <w:commentRangeStart w:id="0"/>
      <w:r w:rsidRPr="00E45B0D">
        <w:rPr>
          <w:rFonts w:ascii="Arial" w:hAnsi="Arial" w:cs="Arial"/>
          <w:b/>
          <w:sz w:val="24"/>
          <w:szCs w:val="24"/>
        </w:rPr>
        <w:t>Nome: João Pedro de Alcântara Lima</w:t>
      </w:r>
    </w:p>
    <w:p w14:paraId="5E354B8C" w14:textId="21A162AC" w:rsidR="00342207" w:rsidRDefault="00342207">
      <w:pPr>
        <w:rPr>
          <w:ins w:id="1" w:author="JOAO PEDRO DE ALCANTARA LIMA" w:date="2025-04-21T14:53:00Z"/>
          <w:rFonts w:ascii="Arial" w:hAnsi="Arial" w:cs="Arial"/>
          <w:b/>
          <w:sz w:val="24"/>
          <w:szCs w:val="24"/>
        </w:rPr>
      </w:pPr>
      <w:r w:rsidRPr="00E45B0D">
        <w:rPr>
          <w:rFonts w:ascii="Arial" w:hAnsi="Arial" w:cs="Arial"/>
          <w:b/>
          <w:sz w:val="24"/>
          <w:szCs w:val="24"/>
        </w:rPr>
        <w:t>Disciplina: EECP0053 - Tópicos Em Engenharia Da Computação II - Fundamentos de Redes Neurais.</w:t>
      </w:r>
      <w:commentRangeEnd w:id="0"/>
      <w:r w:rsidRPr="00E45B0D">
        <w:rPr>
          <w:rStyle w:val="Refdecomentrio"/>
        </w:rPr>
        <w:commentReference w:id="0"/>
      </w:r>
    </w:p>
    <w:p w14:paraId="47531229" w14:textId="4A60D114" w:rsidR="00773186" w:rsidRPr="00342207" w:rsidRDefault="00773186">
      <w:pPr>
        <w:rPr>
          <w:rFonts w:ascii="Arial" w:hAnsi="Arial" w:cs="Arial"/>
          <w:b/>
          <w:sz w:val="24"/>
          <w:szCs w:val="24"/>
        </w:rPr>
      </w:pPr>
      <w:r>
        <w:rPr>
          <w:rFonts w:ascii="Arial" w:hAnsi="Arial" w:cs="Arial"/>
          <w:b/>
          <w:sz w:val="24"/>
          <w:szCs w:val="24"/>
        </w:rPr>
        <w:t>Assunto/Atividade: Regressão Linear</w:t>
      </w:r>
    </w:p>
    <w:p w14:paraId="3DA029F4" w14:textId="77777777" w:rsidR="00342207" w:rsidRPr="00342207" w:rsidRDefault="00342207">
      <w:pPr>
        <w:rPr>
          <w:rFonts w:ascii="Arial" w:hAnsi="Arial" w:cs="Arial"/>
          <w:b/>
          <w:sz w:val="24"/>
          <w:szCs w:val="24"/>
        </w:rPr>
      </w:pPr>
      <w:bookmarkStart w:id="2" w:name="_GoBack"/>
      <w:bookmarkEnd w:id="2"/>
    </w:p>
    <w:p w14:paraId="4476454A" w14:textId="77777777" w:rsidR="00342207" w:rsidRPr="00342207" w:rsidRDefault="00342207" w:rsidP="00342207">
      <w:pPr>
        <w:rPr>
          <w:rFonts w:ascii="Arial" w:hAnsi="Arial" w:cs="Arial"/>
          <w:b/>
          <w:sz w:val="24"/>
          <w:szCs w:val="24"/>
        </w:rPr>
      </w:pPr>
      <w:r w:rsidRPr="00342207">
        <w:rPr>
          <w:rFonts w:ascii="Arial" w:hAnsi="Arial" w:cs="Arial"/>
          <w:b/>
          <w:sz w:val="24"/>
          <w:szCs w:val="24"/>
        </w:rPr>
        <w:t>1. Introdução</w:t>
      </w:r>
    </w:p>
    <w:p w14:paraId="084D04F3" w14:textId="77777777" w:rsidR="00342207" w:rsidRPr="00E45B0D" w:rsidRDefault="00342207" w:rsidP="00342207">
      <w:pPr>
        <w:jc w:val="both"/>
        <w:rPr>
          <w:rFonts w:ascii="Arial" w:hAnsi="Arial" w:cs="Arial"/>
          <w:sz w:val="24"/>
          <w:szCs w:val="24"/>
        </w:rPr>
      </w:pPr>
      <w:commentRangeStart w:id="3"/>
      <w:r w:rsidRPr="00AD308A">
        <w:rPr>
          <w:rFonts w:ascii="Arial" w:hAnsi="Arial" w:cs="Arial"/>
          <w:sz w:val="24"/>
          <w:szCs w:val="24"/>
        </w:rPr>
        <w:t>A regressão linear é um dos métodos mais fundamentais em aprendizado de máquina. Sua eficiência, no entanto, depende de uma otimização eficaz dos parâmetros, comumente realizada por meio da técnica de descida do gradiente. Neste trabalho, exploramos visualmente a trajetória dos parâmetros durante a execução do algoritmo e sua convergência em relação à função de custo. Através dos experimentos conduzidos, também refletimos sobre a escolha adequada da taxa de aprendizado (α) e a inicialização dos parâmetros, conectando tais conceitos ao fine-</w:t>
      </w:r>
      <w:proofErr w:type="spellStart"/>
      <w:r w:rsidRPr="00AD308A">
        <w:rPr>
          <w:rFonts w:ascii="Arial" w:hAnsi="Arial" w:cs="Arial"/>
          <w:sz w:val="24"/>
          <w:szCs w:val="24"/>
        </w:rPr>
        <w:t>tuning</w:t>
      </w:r>
      <w:proofErr w:type="spellEnd"/>
      <w:r w:rsidRPr="00AD308A">
        <w:rPr>
          <w:rFonts w:ascii="Arial" w:hAnsi="Arial" w:cs="Arial"/>
          <w:sz w:val="24"/>
          <w:szCs w:val="24"/>
        </w:rPr>
        <w:t xml:space="preserve"> em redes neurais.</w:t>
      </w:r>
      <w:commentRangeEnd w:id="3"/>
      <w:r w:rsidRPr="00E32858">
        <w:rPr>
          <w:rStyle w:val="Refdecomentrio"/>
        </w:rPr>
        <w:commentReference w:id="3"/>
      </w:r>
    </w:p>
    <w:p w14:paraId="0DC38252" w14:textId="77777777" w:rsidR="00342207" w:rsidRDefault="00342207" w:rsidP="00342207">
      <w:pPr>
        <w:rPr>
          <w:rFonts w:ascii="Arial" w:hAnsi="Arial" w:cs="Arial"/>
          <w:b/>
          <w:sz w:val="24"/>
          <w:szCs w:val="24"/>
        </w:rPr>
      </w:pPr>
    </w:p>
    <w:p w14:paraId="206B456E" w14:textId="77777777" w:rsidR="00342207" w:rsidRPr="00342207" w:rsidRDefault="00342207" w:rsidP="00342207">
      <w:pPr>
        <w:pStyle w:val="Ttulo2"/>
        <w:jc w:val="both"/>
        <w:rPr>
          <w:rFonts w:ascii="Arial" w:hAnsi="Arial" w:cs="Arial"/>
          <w:color w:val="000000" w:themeColor="text1"/>
          <w:sz w:val="24"/>
          <w:szCs w:val="24"/>
        </w:rPr>
      </w:pPr>
      <w:r w:rsidRPr="00342207">
        <w:rPr>
          <w:rFonts w:ascii="Arial" w:hAnsi="Arial" w:cs="Arial"/>
          <w:color w:val="000000" w:themeColor="text1"/>
          <w:sz w:val="24"/>
          <w:szCs w:val="24"/>
        </w:rPr>
        <w:t xml:space="preserve">2. </w:t>
      </w:r>
      <w:proofErr w:type="spellStart"/>
      <w:r w:rsidRPr="00342207">
        <w:rPr>
          <w:rFonts w:ascii="Arial" w:hAnsi="Arial" w:cs="Arial"/>
          <w:color w:val="000000" w:themeColor="text1"/>
          <w:sz w:val="24"/>
          <w:szCs w:val="24"/>
        </w:rPr>
        <w:t>Resultados</w:t>
      </w:r>
      <w:proofErr w:type="spellEnd"/>
      <w:r w:rsidRPr="00342207">
        <w:rPr>
          <w:rFonts w:ascii="Arial" w:hAnsi="Arial" w:cs="Arial"/>
          <w:color w:val="000000" w:themeColor="text1"/>
          <w:sz w:val="24"/>
          <w:szCs w:val="24"/>
        </w:rPr>
        <w:t xml:space="preserve"> e </w:t>
      </w:r>
      <w:proofErr w:type="spellStart"/>
      <w:r w:rsidRPr="00342207">
        <w:rPr>
          <w:rFonts w:ascii="Arial" w:hAnsi="Arial" w:cs="Arial"/>
          <w:color w:val="000000" w:themeColor="text1"/>
          <w:sz w:val="24"/>
          <w:szCs w:val="24"/>
        </w:rPr>
        <w:t>Discussão</w:t>
      </w:r>
      <w:proofErr w:type="spellEnd"/>
    </w:p>
    <w:p w14:paraId="4E5344EF"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2.1 </w:t>
      </w:r>
      <w:proofErr w:type="spellStart"/>
      <w:r w:rsidRPr="00342207">
        <w:rPr>
          <w:rFonts w:ascii="Arial" w:hAnsi="Arial" w:cs="Arial"/>
          <w:color w:val="000000" w:themeColor="text1"/>
          <w:szCs w:val="24"/>
        </w:rPr>
        <w:t>Trajetória</w:t>
      </w:r>
      <w:proofErr w:type="spellEnd"/>
      <w:r w:rsidRPr="00342207">
        <w:rPr>
          <w:rFonts w:ascii="Arial" w:hAnsi="Arial" w:cs="Arial"/>
          <w:color w:val="000000" w:themeColor="text1"/>
          <w:szCs w:val="24"/>
        </w:rPr>
        <w:t xml:space="preserve"> da </w:t>
      </w:r>
      <w:proofErr w:type="spellStart"/>
      <w:r w:rsidRPr="00342207">
        <w:rPr>
          <w:rFonts w:ascii="Arial" w:hAnsi="Arial" w:cs="Arial"/>
          <w:color w:val="000000" w:themeColor="text1"/>
          <w:szCs w:val="24"/>
        </w:rPr>
        <w:t>Descida</w:t>
      </w:r>
      <w:proofErr w:type="spellEnd"/>
      <w:r w:rsidRPr="00342207">
        <w:rPr>
          <w:rFonts w:ascii="Arial" w:hAnsi="Arial" w:cs="Arial"/>
          <w:color w:val="000000" w:themeColor="text1"/>
          <w:szCs w:val="24"/>
        </w:rPr>
        <w:t xml:space="preserve"> do </w:t>
      </w:r>
      <w:proofErr w:type="spellStart"/>
      <w:r w:rsidRPr="00342207">
        <w:rPr>
          <w:rFonts w:ascii="Arial" w:hAnsi="Arial" w:cs="Arial"/>
          <w:color w:val="000000" w:themeColor="text1"/>
          <w:szCs w:val="24"/>
        </w:rPr>
        <w:t>Gradiente</w:t>
      </w:r>
      <w:proofErr w:type="spellEnd"/>
    </w:p>
    <w:p w14:paraId="6B885299"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 xml:space="preserve">A Figura 1 mostra o contorno da função de custo </w:t>
      </w:r>
      <w:proofErr w:type="gramStart"/>
      <w:r w:rsidRPr="00342207">
        <w:rPr>
          <w:rFonts w:ascii="Arial" w:hAnsi="Arial" w:cs="Arial"/>
          <w:sz w:val="24"/>
          <w:szCs w:val="24"/>
        </w:rPr>
        <w:t>J(</w:t>
      </w:r>
      <w:proofErr w:type="gramEnd"/>
      <w:r w:rsidRPr="00342207">
        <w:rPr>
          <w:rFonts w:ascii="Arial" w:hAnsi="Arial" w:cs="Arial"/>
          <w:sz w:val="24"/>
          <w:szCs w:val="24"/>
        </w:rPr>
        <w:t>θ), com as curvas de nível representando diferentes valores dessa função. Sobre o contorno, observa-se a trajetória do algoritmo de descida do gradiente (em vermelho), iniciando de um ponto arbitrário e caminhando em direção ao mínimo.</w:t>
      </w:r>
    </w:p>
    <w:p w14:paraId="67D5A640" w14:textId="77777777" w:rsidR="00342207" w:rsidRDefault="00342207" w:rsidP="00342207">
      <w:pPr>
        <w:jc w:val="both"/>
      </w:pPr>
      <w:commentRangeStart w:id="4"/>
      <w:r>
        <w:rPr>
          <w:noProof/>
          <w:lang w:eastAsia="pt-BR"/>
        </w:rPr>
        <w:drawing>
          <wp:inline distT="0" distB="0" distL="0" distR="0" wp14:anchorId="14FECD70" wp14:editId="0E1C0859">
            <wp:extent cx="4572000" cy="304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rno_trajetoria.png"/>
                    <pic:cNvPicPr/>
                  </pic:nvPicPr>
                  <pic:blipFill>
                    <a:blip r:embed="rId6"/>
                    <a:stretch>
                      <a:fillRect/>
                    </a:stretch>
                  </pic:blipFill>
                  <pic:spPr>
                    <a:xfrm>
                      <a:off x="0" y="0"/>
                      <a:ext cx="4572000" cy="3047256"/>
                    </a:xfrm>
                    <a:prstGeom prst="rect">
                      <a:avLst/>
                    </a:prstGeom>
                  </pic:spPr>
                </pic:pic>
              </a:graphicData>
            </a:graphic>
          </wp:inline>
        </w:drawing>
      </w:r>
      <w:commentRangeEnd w:id="4"/>
      <w:r>
        <w:rPr>
          <w:rStyle w:val="Refdecomentrio"/>
        </w:rPr>
        <w:commentReference w:id="4"/>
      </w:r>
    </w:p>
    <w:p w14:paraId="0A57CA08" w14:textId="77777777" w:rsidR="00342207" w:rsidRDefault="00342207" w:rsidP="00342207">
      <w:pPr>
        <w:jc w:val="both"/>
        <w:rPr>
          <w:rFonts w:ascii="Arial" w:hAnsi="Arial" w:cs="Arial"/>
          <w:color w:val="000000" w:themeColor="text1"/>
          <w:sz w:val="24"/>
        </w:rPr>
      </w:pPr>
      <w:r w:rsidRPr="00342207">
        <w:rPr>
          <w:rFonts w:ascii="Arial" w:hAnsi="Arial" w:cs="Arial"/>
          <w:color w:val="000000" w:themeColor="text1"/>
          <w:sz w:val="24"/>
        </w:rPr>
        <w:t>Figura 1 – Contorno da função de custo com trajetória da descida do gradiente.</w:t>
      </w:r>
    </w:p>
    <w:p w14:paraId="64EE5425" w14:textId="77777777" w:rsidR="00342207" w:rsidRDefault="00342207" w:rsidP="00342207">
      <w:pPr>
        <w:jc w:val="both"/>
        <w:rPr>
          <w:rFonts w:ascii="Arial" w:hAnsi="Arial" w:cs="Arial"/>
          <w:color w:val="000000" w:themeColor="text1"/>
          <w:sz w:val="24"/>
        </w:rPr>
      </w:pPr>
    </w:p>
    <w:p w14:paraId="261EF4F9" w14:textId="77777777" w:rsidR="00342207" w:rsidRDefault="00342207" w:rsidP="00342207">
      <w:pPr>
        <w:jc w:val="both"/>
        <w:rPr>
          <w:rFonts w:ascii="Arial" w:hAnsi="Arial" w:cs="Arial"/>
          <w:color w:val="000000" w:themeColor="text1"/>
          <w:sz w:val="24"/>
        </w:rPr>
      </w:pPr>
    </w:p>
    <w:p w14:paraId="0CA8ACA8"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lastRenderedPageBreak/>
        <w:t xml:space="preserve">2.2 </w:t>
      </w:r>
      <w:proofErr w:type="spellStart"/>
      <w:r w:rsidRPr="00342207">
        <w:rPr>
          <w:rFonts w:ascii="Arial" w:hAnsi="Arial" w:cs="Arial"/>
          <w:color w:val="000000" w:themeColor="text1"/>
          <w:szCs w:val="24"/>
        </w:rPr>
        <w:t>Convergência</w:t>
      </w:r>
      <w:proofErr w:type="spellEnd"/>
      <w:r w:rsidRPr="00342207">
        <w:rPr>
          <w:rFonts w:ascii="Arial" w:hAnsi="Arial" w:cs="Arial"/>
          <w:color w:val="000000" w:themeColor="text1"/>
          <w:szCs w:val="24"/>
        </w:rPr>
        <w:t xml:space="preserve"> da </w:t>
      </w:r>
      <w:proofErr w:type="spellStart"/>
      <w:r w:rsidRPr="00342207">
        <w:rPr>
          <w:rFonts w:ascii="Arial" w:hAnsi="Arial" w:cs="Arial"/>
          <w:color w:val="000000" w:themeColor="text1"/>
          <w:szCs w:val="24"/>
        </w:rPr>
        <w:t>Função</w:t>
      </w:r>
      <w:proofErr w:type="spellEnd"/>
      <w:r w:rsidRPr="00342207">
        <w:rPr>
          <w:rFonts w:ascii="Arial" w:hAnsi="Arial" w:cs="Arial"/>
          <w:color w:val="000000" w:themeColor="text1"/>
          <w:szCs w:val="24"/>
        </w:rPr>
        <w:t xml:space="preserve"> de </w:t>
      </w:r>
      <w:proofErr w:type="spellStart"/>
      <w:r w:rsidRPr="00342207">
        <w:rPr>
          <w:rFonts w:ascii="Arial" w:hAnsi="Arial" w:cs="Arial"/>
          <w:color w:val="000000" w:themeColor="text1"/>
          <w:szCs w:val="24"/>
        </w:rPr>
        <w:t>Custo</w:t>
      </w:r>
      <w:proofErr w:type="spellEnd"/>
    </w:p>
    <w:p w14:paraId="3DF46559"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 xml:space="preserve">A Figura 2 apresenta a evolução do valor da função de custo ao longo das </w:t>
      </w:r>
      <w:proofErr w:type="spellStart"/>
      <w:r w:rsidRPr="00342207">
        <w:rPr>
          <w:rFonts w:ascii="Arial" w:hAnsi="Arial" w:cs="Arial"/>
          <w:sz w:val="24"/>
          <w:szCs w:val="24"/>
        </w:rPr>
        <w:t>iterações.</w:t>
      </w:r>
      <w:proofErr w:type="spellEnd"/>
      <w:r w:rsidRPr="00342207">
        <w:rPr>
          <w:rFonts w:ascii="Arial" w:hAnsi="Arial" w:cs="Arial"/>
          <w:sz w:val="24"/>
          <w:szCs w:val="24"/>
        </w:rPr>
        <w:br/>
      </w:r>
      <w:proofErr w:type="spellStart"/>
      <w:r w:rsidRPr="00342207">
        <w:rPr>
          <w:rFonts w:ascii="Arial" w:hAnsi="Arial" w:cs="Arial"/>
          <w:sz w:val="24"/>
          <w:szCs w:val="24"/>
        </w:rPr>
        <w:t>Inicialmente</w:t>
      </w:r>
      <w:proofErr w:type="spellEnd"/>
      <w:r w:rsidRPr="00342207">
        <w:rPr>
          <w:rFonts w:ascii="Arial" w:hAnsi="Arial" w:cs="Arial"/>
          <w:sz w:val="24"/>
          <w:szCs w:val="24"/>
        </w:rPr>
        <w:t>, há uma queda brusca no custo, indicando que os primeiros passos trazem grandes ganhos. Com o passar das iterações, as melhorias tornam-se mais sutis, até que a função estabiliza próxima a um valor mínimo. Este comportamento é esperado em processos de otimização.</w:t>
      </w:r>
    </w:p>
    <w:p w14:paraId="63E0E9A3" w14:textId="77777777" w:rsidR="00342207" w:rsidRPr="00342207" w:rsidRDefault="00342207" w:rsidP="00342207">
      <w:pPr>
        <w:jc w:val="both"/>
        <w:rPr>
          <w:rFonts w:ascii="Arial" w:hAnsi="Arial" w:cs="Arial"/>
          <w:sz w:val="24"/>
          <w:szCs w:val="24"/>
        </w:rPr>
      </w:pPr>
      <w:commentRangeStart w:id="5"/>
      <w:r w:rsidRPr="00342207">
        <w:rPr>
          <w:rFonts w:ascii="Arial" w:hAnsi="Arial" w:cs="Arial"/>
          <w:noProof/>
          <w:sz w:val="24"/>
          <w:szCs w:val="24"/>
          <w:lang w:eastAsia="pt-BR"/>
        </w:rPr>
        <w:drawing>
          <wp:inline distT="0" distB="0" distL="0" distR="0" wp14:anchorId="2817ACF0" wp14:editId="2F5240E4">
            <wp:extent cx="4572000" cy="31276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gencia_custo.png"/>
                    <pic:cNvPicPr/>
                  </pic:nvPicPr>
                  <pic:blipFill>
                    <a:blip r:embed="rId7"/>
                    <a:stretch>
                      <a:fillRect/>
                    </a:stretch>
                  </pic:blipFill>
                  <pic:spPr>
                    <a:xfrm>
                      <a:off x="0" y="0"/>
                      <a:ext cx="4572000" cy="3127623"/>
                    </a:xfrm>
                    <a:prstGeom prst="rect">
                      <a:avLst/>
                    </a:prstGeom>
                  </pic:spPr>
                </pic:pic>
              </a:graphicData>
            </a:graphic>
          </wp:inline>
        </w:drawing>
      </w:r>
      <w:commentRangeEnd w:id="5"/>
      <w:r>
        <w:rPr>
          <w:rStyle w:val="Refdecomentrio"/>
        </w:rPr>
        <w:commentReference w:id="5"/>
      </w:r>
    </w:p>
    <w:p w14:paraId="466FF80B"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Figura 2 – Convergência da função de custo durante a descida do gradiente.</w:t>
      </w:r>
    </w:p>
    <w:p w14:paraId="508B9211"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2.3 </w:t>
      </w:r>
      <w:proofErr w:type="spellStart"/>
      <w:r w:rsidRPr="00342207">
        <w:rPr>
          <w:rFonts w:ascii="Arial" w:hAnsi="Arial" w:cs="Arial"/>
          <w:color w:val="000000" w:themeColor="text1"/>
          <w:szCs w:val="24"/>
        </w:rPr>
        <w:t>Visualização</w:t>
      </w:r>
      <w:proofErr w:type="spellEnd"/>
      <w:r w:rsidRPr="00342207">
        <w:rPr>
          <w:rFonts w:ascii="Arial" w:hAnsi="Arial" w:cs="Arial"/>
          <w:color w:val="000000" w:themeColor="text1"/>
          <w:szCs w:val="24"/>
        </w:rPr>
        <w:t xml:space="preserve"> Tridimensional da </w:t>
      </w:r>
      <w:proofErr w:type="spellStart"/>
      <w:r w:rsidRPr="00342207">
        <w:rPr>
          <w:rFonts w:ascii="Arial" w:hAnsi="Arial" w:cs="Arial"/>
          <w:color w:val="000000" w:themeColor="text1"/>
          <w:szCs w:val="24"/>
        </w:rPr>
        <w:t>Superfície</w:t>
      </w:r>
      <w:proofErr w:type="spellEnd"/>
      <w:r w:rsidRPr="00342207">
        <w:rPr>
          <w:rFonts w:ascii="Arial" w:hAnsi="Arial" w:cs="Arial"/>
          <w:color w:val="000000" w:themeColor="text1"/>
          <w:szCs w:val="24"/>
        </w:rPr>
        <w:t xml:space="preserve"> de </w:t>
      </w:r>
      <w:proofErr w:type="spellStart"/>
      <w:r w:rsidRPr="00342207">
        <w:rPr>
          <w:rFonts w:ascii="Arial" w:hAnsi="Arial" w:cs="Arial"/>
          <w:color w:val="000000" w:themeColor="text1"/>
          <w:szCs w:val="24"/>
        </w:rPr>
        <w:t>Custo</w:t>
      </w:r>
      <w:proofErr w:type="spellEnd"/>
    </w:p>
    <w:p w14:paraId="156F6860" w14:textId="77777777" w:rsidR="00342207" w:rsidRPr="00342207" w:rsidRDefault="00342207" w:rsidP="001910B8">
      <w:pPr>
        <w:rPr>
          <w:rFonts w:ascii="Arial" w:hAnsi="Arial" w:cs="Arial"/>
          <w:sz w:val="24"/>
          <w:szCs w:val="24"/>
        </w:rPr>
        <w:pPrChange w:id="6" w:author="JOAO PEDRO DE ALCANTARA LIMA" w:date="2025-04-21T14:51:00Z">
          <w:pPr>
            <w:jc w:val="both"/>
          </w:pPr>
        </w:pPrChange>
      </w:pPr>
      <w:r w:rsidRPr="00342207">
        <w:rPr>
          <w:rFonts w:ascii="Arial" w:hAnsi="Arial" w:cs="Arial"/>
          <w:sz w:val="24"/>
          <w:szCs w:val="24"/>
        </w:rPr>
        <w:t>A Figura 3 mostra a superfície 3D da função de custo, permitindo observar como a trajetória da descida do gradiente ocorre no espaço tridimensional formado por θ</w:t>
      </w:r>
      <w:r w:rsidRPr="00342207">
        <w:rPr>
          <w:rFonts w:ascii="Cambria Math" w:hAnsi="Cambria Math" w:cs="Cambria Math"/>
          <w:sz w:val="24"/>
          <w:szCs w:val="24"/>
        </w:rPr>
        <w:t>₀</w:t>
      </w:r>
      <w:r w:rsidRPr="00342207">
        <w:rPr>
          <w:rFonts w:ascii="Arial" w:hAnsi="Arial" w:cs="Arial"/>
          <w:sz w:val="24"/>
          <w:szCs w:val="24"/>
        </w:rPr>
        <w:t>, θ</w:t>
      </w:r>
      <w:r w:rsidRPr="00342207">
        <w:rPr>
          <w:rFonts w:ascii="Cambria Math" w:hAnsi="Cambria Math" w:cs="Cambria Math"/>
          <w:sz w:val="24"/>
          <w:szCs w:val="24"/>
        </w:rPr>
        <w:t>₁</w:t>
      </w:r>
      <w:r w:rsidRPr="00342207">
        <w:rPr>
          <w:rFonts w:ascii="Arial" w:hAnsi="Arial" w:cs="Arial"/>
          <w:sz w:val="24"/>
          <w:szCs w:val="24"/>
        </w:rPr>
        <w:t xml:space="preserve"> e J(θ).</w:t>
      </w:r>
      <w:r w:rsidRPr="00342207">
        <w:rPr>
          <w:rFonts w:ascii="Arial" w:hAnsi="Arial" w:cs="Arial"/>
          <w:sz w:val="24"/>
          <w:szCs w:val="24"/>
        </w:rPr>
        <w:br/>
        <w:t>A representação permite ver claramente o ponto inicial (em azul), a trajetória (em vermelho) e o ponto de convergência (em verde), ressaltando a eficiência do método na busca por mínimos locais.</w:t>
      </w:r>
    </w:p>
    <w:p w14:paraId="6E03E850" w14:textId="77777777" w:rsidR="00342207" w:rsidRPr="00342207" w:rsidRDefault="00342207" w:rsidP="00342207">
      <w:pPr>
        <w:jc w:val="both"/>
        <w:rPr>
          <w:rFonts w:ascii="Arial" w:hAnsi="Arial" w:cs="Arial"/>
          <w:sz w:val="24"/>
          <w:szCs w:val="24"/>
        </w:rPr>
      </w:pPr>
      <w:commentRangeStart w:id="7"/>
      <w:r w:rsidRPr="00342207">
        <w:rPr>
          <w:rFonts w:ascii="Arial" w:hAnsi="Arial" w:cs="Arial"/>
          <w:noProof/>
          <w:sz w:val="24"/>
          <w:szCs w:val="24"/>
          <w:lang w:eastAsia="pt-BR"/>
        </w:rPr>
        <w:lastRenderedPageBreak/>
        <w:drawing>
          <wp:inline distT="0" distB="0" distL="0" distR="0" wp14:anchorId="01902C2B" wp14:editId="12FB3016">
            <wp:extent cx="4572000" cy="46271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ficie_trajetoria.png"/>
                    <pic:cNvPicPr/>
                  </pic:nvPicPr>
                  <pic:blipFill>
                    <a:blip r:embed="rId8"/>
                    <a:stretch>
                      <a:fillRect/>
                    </a:stretch>
                  </pic:blipFill>
                  <pic:spPr>
                    <a:xfrm>
                      <a:off x="0" y="0"/>
                      <a:ext cx="4572000" cy="4627121"/>
                    </a:xfrm>
                    <a:prstGeom prst="rect">
                      <a:avLst/>
                    </a:prstGeom>
                  </pic:spPr>
                </pic:pic>
              </a:graphicData>
            </a:graphic>
          </wp:inline>
        </w:drawing>
      </w:r>
      <w:commentRangeEnd w:id="7"/>
      <w:r>
        <w:rPr>
          <w:rStyle w:val="Refdecomentrio"/>
        </w:rPr>
        <w:commentReference w:id="7"/>
      </w:r>
    </w:p>
    <w:p w14:paraId="26F4432B"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Figura 3 – Superfície da função de custo com trajetória da descida do gradiente.</w:t>
      </w:r>
    </w:p>
    <w:p w14:paraId="03C19713"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2.4 </w:t>
      </w:r>
      <w:proofErr w:type="spellStart"/>
      <w:r w:rsidRPr="00342207">
        <w:rPr>
          <w:rFonts w:ascii="Arial" w:hAnsi="Arial" w:cs="Arial"/>
          <w:color w:val="000000" w:themeColor="text1"/>
          <w:szCs w:val="24"/>
        </w:rPr>
        <w:t>Influência</w:t>
      </w:r>
      <w:proofErr w:type="spellEnd"/>
      <w:r w:rsidRPr="00342207">
        <w:rPr>
          <w:rFonts w:ascii="Arial" w:hAnsi="Arial" w:cs="Arial"/>
          <w:color w:val="000000" w:themeColor="text1"/>
          <w:szCs w:val="24"/>
        </w:rPr>
        <w:t xml:space="preserve"> da Taxa de </w:t>
      </w:r>
      <w:proofErr w:type="spellStart"/>
      <w:r w:rsidRPr="00342207">
        <w:rPr>
          <w:rFonts w:ascii="Arial" w:hAnsi="Arial" w:cs="Arial"/>
          <w:color w:val="000000" w:themeColor="text1"/>
          <w:szCs w:val="24"/>
        </w:rPr>
        <w:t>Aprendizado</w:t>
      </w:r>
      <w:proofErr w:type="spellEnd"/>
      <w:r w:rsidRPr="00342207">
        <w:rPr>
          <w:rFonts w:ascii="Arial" w:hAnsi="Arial" w:cs="Arial"/>
          <w:color w:val="000000" w:themeColor="text1"/>
          <w:szCs w:val="24"/>
        </w:rPr>
        <w:t xml:space="preserve"> (α)</w:t>
      </w:r>
    </w:p>
    <w:p w14:paraId="34CD6E33"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A escolha do valor de α é crítica. Quando α é muito grande, o algoritmo pode divergir, saltando sobre o mínimo e causando oscilações. Por outro lado, se α for muito pequeno, o algoritmo converge lentamente, aumentando o custo computacional. O valor ideal de α permite convergência rápida e estável, como demonstrado pelas figuras anteriores.</w:t>
      </w:r>
    </w:p>
    <w:p w14:paraId="48095A24"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2.5 </w:t>
      </w:r>
      <w:proofErr w:type="spellStart"/>
      <w:r w:rsidRPr="00342207">
        <w:rPr>
          <w:rFonts w:ascii="Arial" w:hAnsi="Arial" w:cs="Arial"/>
          <w:color w:val="000000" w:themeColor="text1"/>
          <w:szCs w:val="24"/>
        </w:rPr>
        <w:t>Inicialização</w:t>
      </w:r>
      <w:proofErr w:type="spellEnd"/>
      <w:r w:rsidRPr="00342207">
        <w:rPr>
          <w:rFonts w:ascii="Arial" w:hAnsi="Arial" w:cs="Arial"/>
          <w:color w:val="000000" w:themeColor="text1"/>
          <w:szCs w:val="24"/>
        </w:rPr>
        <w:t xml:space="preserve"> dos Pesos e Fine-Tuning</w:t>
      </w:r>
    </w:p>
    <w:p w14:paraId="29D3F916"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A inicialização dos pesos (ou parâmetros θ) também influencia diretamente na eficiência da otimização. Uma inicialização inadequada pode levar a mínimos locais ou retardar a convergência. Em redes neurais profundas, é comum utilizar o chamado fine-</w:t>
      </w:r>
      <w:proofErr w:type="spellStart"/>
      <w:r w:rsidRPr="00342207">
        <w:rPr>
          <w:rFonts w:ascii="Arial" w:hAnsi="Arial" w:cs="Arial"/>
          <w:sz w:val="24"/>
          <w:szCs w:val="24"/>
        </w:rPr>
        <w:t>tuning</w:t>
      </w:r>
      <w:proofErr w:type="spellEnd"/>
      <w:r w:rsidRPr="00342207">
        <w:rPr>
          <w:rFonts w:ascii="Arial" w:hAnsi="Arial" w:cs="Arial"/>
          <w:sz w:val="24"/>
          <w:szCs w:val="24"/>
        </w:rPr>
        <w:t xml:space="preserve">, que ajusta os pesos </w:t>
      </w:r>
      <w:proofErr w:type="spellStart"/>
      <w:r w:rsidRPr="00342207">
        <w:rPr>
          <w:rFonts w:ascii="Arial" w:hAnsi="Arial" w:cs="Arial"/>
          <w:sz w:val="24"/>
          <w:szCs w:val="24"/>
        </w:rPr>
        <w:t>pré</w:t>
      </w:r>
      <w:proofErr w:type="spellEnd"/>
      <w:r w:rsidRPr="00342207">
        <w:rPr>
          <w:rFonts w:ascii="Arial" w:hAnsi="Arial" w:cs="Arial"/>
          <w:sz w:val="24"/>
          <w:szCs w:val="24"/>
        </w:rPr>
        <w:t>-treinados com uma pequena taxa de aprendizado, aproveitando uma boa inicialização para alcançar resultados mais precisos. Essa técnica demonstra a importância de começar a otimização a partir de um ponto já vantajoso, tal como ilustrado nas trajetórias observadas nas Figuras 1 e 3.</w:t>
      </w:r>
    </w:p>
    <w:p w14:paraId="68B14629" w14:textId="77777777" w:rsidR="001910B8" w:rsidRDefault="001910B8" w:rsidP="00342207">
      <w:pPr>
        <w:pStyle w:val="Ttulo2"/>
        <w:jc w:val="both"/>
        <w:rPr>
          <w:ins w:id="8" w:author="JOAO PEDRO DE ALCANTARA LIMA" w:date="2025-04-21T14:52:00Z"/>
          <w:rFonts w:ascii="Arial" w:hAnsi="Arial" w:cs="Arial"/>
          <w:color w:val="000000" w:themeColor="text1"/>
          <w:sz w:val="24"/>
          <w:szCs w:val="24"/>
        </w:rPr>
      </w:pPr>
    </w:p>
    <w:p w14:paraId="44078AF2" w14:textId="3EFF717B" w:rsidR="00342207" w:rsidRPr="00342207" w:rsidRDefault="00342207" w:rsidP="00342207">
      <w:pPr>
        <w:pStyle w:val="Ttulo2"/>
        <w:jc w:val="both"/>
        <w:rPr>
          <w:rFonts w:ascii="Arial" w:hAnsi="Arial" w:cs="Arial"/>
          <w:color w:val="000000" w:themeColor="text1"/>
          <w:sz w:val="24"/>
          <w:szCs w:val="24"/>
        </w:rPr>
      </w:pPr>
      <w:r w:rsidRPr="00342207">
        <w:rPr>
          <w:rFonts w:ascii="Arial" w:hAnsi="Arial" w:cs="Arial"/>
          <w:color w:val="000000" w:themeColor="text1"/>
          <w:sz w:val="24"/>
          <w:szCs w:val="24"/>
        </w:rPr>
        <w:t xml:space="preserve">3. </w:t>
      </w:r>
      <w:proofErr w:type="spellStart"/>
      <w:r w:rsidRPr="00342207">
        <w:rPr>
          <w:rFonts w:ascii="Arial" w:hAnsi="Arial" w:cs="Arial"/>
          <w:color w:val="000000" w:themeColor="text1"/>
          <w:sz w:val="24"/>
          <w:szCs w:val="24"/>
        </w:rPr>
        <w:t>Conclusão</w:t>
      </w:r>
      <w:proofErr w:type="spellEnd"/>
    </w:p>
    <w:p w14:paraId="706A4A77"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Através da visualização da função de custo e da trajetória da descida do gradiente, foi possível compreender de maneira clara a dinâmica do processo de otimização. A escolha da taxa de aprendizado e a inicialização dos pesos são fatores cruciais, não apenas para regressão linear, mas especialmente para métodos mais complexos, como redes neurais. A experimentação e análise visual permitiram uma compreensão mais profunda desses conceitos.</w:t>
      </w:r>
    </w:p>
    <w:p w14:paraId="38B7AE4B" w14:textId="77777777" w:rsidR="00342207" w:rsidRPr="00342207" w:rsidRDefault="00342207" w:rsidP="00342207">
      <w:pPr>
        <w:jc w:val="both"/>
        <w:rPr>
          <w:rFonts w:ascii="Arial" w:hAnsi="Arial" w:cs="Arial"/>
          <w:color w:val="000000" w:themeColor="text1"/>
          <w:sz w:val="24"/>
          <w:szCs w:val="24"/>
        </w:rPr>
      </w:pPr>
    </w:p>
    <w:p w14:paraId="79A63ED8" w14:textId="77777777" w:rsidR="00342207" w:rsidRPr="00342207" w:rsidRDefault="00342207" w:rsidP="00342207">
      <w:pPr>
        <w:rPr>
          <w:rFonts w:ascii="Arial" w:hAnsi="Arial" w:cs="Arial"/>
          <w:b/>
          <w:sz w:val="24"/>
          <w:szCs w:val="24"/>
        </w:rPr>
      </w:pPr>
    </w:p>
    <w:p w14:paraId="79C5EF3C" w14:textId="77777777" w:rsidR="00342207" w:rsidRPr="00342207" w:rsidRDefault="00342207" w:rsidP="00342207">
      <w:pPr>
        <w:rPr>
          <w:rFonts w:ascii="Arial" w:hAnsi="Arial" w:cs="Arial"/>
          <w:b/>
          <w:sz w:val="24"/>
          <w:szCs w:val="24"/>
        </w:rPr>
      </w:pPr>
    </w:p>
    <w:sectPr w:rsidR="00342207" w:rsidRPr="0034220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AO PEDRO DE ALCANTARA LIMA" w:date="2025-04-21T14:41:00Z" w:initials="JPDAL">
    <w:p w14:paraId="497073E4" w14:textId="77777777" w:rsidR="00342207" w:rsidRDefault="00342207">
      <w:pPr>
        <w:pStyle w:val="Textodecomentrio"/>
      </w:pPr>
      <w:r>
        <w:rPr>
          <w:rStyle w:val="Refdecomentrio"/>
        </w:rPr>
        <w:annotationRef/>
      </w:r>
      <w:r>
        <w:t>Cabeçalho</w:t>
      </w:r>
    </w:p>
  </w:comment>
  <w:comment w:id="3" w:author="JOAO PEDRO DE ALCANTARA LIMA" w:date="2025-04-21T14:43:00Z" w:initials="JPDAL">
    <w:p w14:paraId="7A1AC422" w14:textId="77777777" w:rsidR="00342207" w:rsidRDefault="00342207">
      <w:pPr>
        <w:pStyle w:val="Textodecomentrio"/>
      </w:pPr>
      <w:r>
        <w:rPr>
          <w:rStyle w:val="Refdecomentrio"/>
        </w:rPr>
        <w:annotationRef/>
      </w:r>
      <w:r>
        <w:t>Conceito inicial</w:t>
      </w:r>
    </w:p>
  </w:comment>
  <w:comment w:id="4" w:author="JOAO PEDRO DE ALCANTARA LIMA" w:date="2025-04-21T14:43:00Z" w:initials="JPDAL">
    <w:p w14:paraId="6FE34DD3" w14:textId="77777777" w:rsidR="00342207" w:rsidRDefault="00342207">
      <w:pPr>
        <w:pStyle w:val="Textodecomentrio"/>
      </w:pPr>
      <w:r>
        <w:rPr>
          <w:rStyle w:val="Refdecomentrio"/>
        </w:rPr>
        <w:annotationRef/>
      </w:r>
      <w:r>
        <w:t>Figura 1</w:t>
      </w:r>
    </w:p>
  </w:comment>
  <w:comment w:id="5" w:author="JOAO PEDRO DE ALCANTARA LIMA" w:date="2025-04-21T14:46:00Z" w:initials="JPDAL">
    <w:p w14:paraId="7E2D930E" w14:textId="77777777" w:rsidR="00342207" w:rsidRDefault="00342207">
      <w:pPr>
        <w:pStyle w:val="Textodecomentrio"/>
      </w:pPr>
      <w:r>
        <w:rPr>
          <w:rStyle w:val="Refdecomentrio"/>
        </w:rPr>
        <w:annotationRef/>
      </w:r>
      <w:r>
        <w:t>Figura 2</w:t>
      </w:r>
    </w:p>
  </w:comment>
  <w:comment w:id="7" w:author="JOAO PEDRO DE ALCANTARA LIMA" w:date="2025-04-21T14:46:00Z" w:initials="JPDAL">
    <w:p w14:paraId="356F8695" w14:textId="77777777" w:rsidR="00342207" w:rsidRDefault="00342207">
      <w:pPr>
        <w:pStyle w:val="Textodecomentrio"/>
      </w:pPr>
      <w:r>
        <w:rPr>
          <w:rStyle w:val="Refdecomentrio"/>
        </w:rPr>
        <w:annotationRef/>
      </w:r>
      <w:r>
        <w:t>Figura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7073E4" w15:done="0"/>
  <w15:commentEx w15:paraId="7A1AC422" w15:done="0"/>
  <w15:commentEx w15:paraId="6FE34DD3" w15:done="0"/>
  <w15:commentEx w15:paraId="7E2D930E" w15:done="0"/>
  <w15:commentEx w15:paraId="356F869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AO PEDRO DE ALCANTARA LIMA">
    <w15:presenceInfo w15:providerId="AD" w15:userId="S-1-5-21-2850520423-4100189804-2404793660-1397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207"/>
    <w:rsid w:val="001910B8"/>
    <w:rsid w:val="00303DA4"/>
    <w:rsid w:val="00342207"/>
    <w:rsid w:val="00773186"/>
    <w:rsid w:val="00AD308A"/>
    <w:rsid w:val="00E32858"/>
    <w:rsid w:val="00E45B0D"/>
    <w:rsid w:val="00FB6C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22F92"/>
  <w15:chartTrackingRefBased/>
  <w15:docId w15:val="{D2303EC6-7FA3-4B48-B96A-4C86639C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unhideWhenUsed/>
    <w:qFormat/>
    <w:rsid w:val="00342207"/>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Ttulo3">
    <w:name w:val="heading 3"/>
    <w:basedOn w:val="Normal"/>
    <w:next w:val="Normal"/>
    <w:link w:val="Ttulo3Char"/>
    <w:uiPriority w:val="9"/>
    <w:unhideWhenUsed/>
    <w:qFormat/>
    <w:rsid w:val="00342207"/>
    <w:pPr>
      <w:keepNext/>
      <w:keepLines/>
      <w:spacing w:before="200" w:after="0" w:line="276" w:lineRule="auto"/>
      <w:outlineLvl w:val="2"/>
    </w:pPr>
    <w:rPr>
      <w:rFonts w:asciiTheme="majorHAnsi" w:eastAsiaTheme="majorEastAsia" w:hAnsiTheme="majorHAnsi" w:cstheme="majorBidi"/>
      <w:b/>
      <w:bCs/>
      <w:color w:val="5B9BD5" w:themeColor="accent1"/>
      <w:sz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342207"/>
    <w:rPr>
      <w:sz w:val="16"/>
      <w:szCs w:val="16"/>
    </w:rPr>
  </w:style>
  <w:style w:type="paragraph" w:styleId="Textodecomentrio">
    <w:name w:val="annotation text"/>
    <w:basedOn w:val="Normal"/>
    <w:link w:val="TextodecomentrioChar"/>
    <w:uiPriority w:val="99"/>
    <w:semiHidden/>
    <w:unhideWhenUsed/>
    <w:rsid w:val="0034220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42207"/>
    <w:rPr>
      <w:sz w:val="20"/>
      <w:szCs w:val="20"/>
    </w:rPr>
  </w:style>
  <w:style w:type="paragraph" w:styleId="Assuntodocomentrio">
    <w:name w:val="annotation subject"/>
    <w:basedOn w:val="Textodecomentrio"/>
    <w:next w:val="Textodecomentrio"/>
    <w:link w:val="AssuntodocomentrioChar"/>
    <w:uiPriority w:val="99"/>
    <w:semiHidden/>
    <w:unhideWhenUsed/>
    <w:rsid w:val="00342207"/>
    <w:rPr>
      <w:b/>
      <w:bCs/>
    </w:rPr>
  </w:style>
  <w:style w:type="character" w:customStyle="1" w:styleId="AssuntodocomentrioChar">
    <w:name w:val="Assunto do comentário Char"/>
    <w:basedOn w:val="TextodecomentrioChar"/>
    <w:link w:val="Assuntodocomentrio"/>
    <w:uiPriority w:val="99"/>
    <w:semiHidden/>
    <w:rsid w:val="00342207"/>
    <w:rPr>
      <w:b/>
      <w:bCs/>
      <w:sz w:val="20"/>
      <w:szCs w:val="20"/>
    </w:rPr>
  </w:style>
  <w:style w:type="paragraph" w:styleId="Textodebalo">
    <w:name w:val="Balloon Text"/>
    <w:basedOn w:val="Normal"/>
    <w:link w:val="TextodebaloChar"/>
    <w:uiPriority w:val="99"/>
    <w:semiHidden/>
    <w:unhideWhenUsed/>
    <w:rsid w:val="0034220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42207"/>
    <w:rPr>
      <w:rFonts w:ascii="Segoe UI" w:hAnsi="Segoe UI" w:cs="Segoe UI"/>
      <w:sz w:val="18"/>
      <w:szCs w:val="18"/>
    </w:rPr>
  </w:style>
  <w:style w:type="character" w:customStyle="1" w:styleId="Ttulo2Char">
    <w:name w:val="Título 2 Char"/>
    <w:basedOn w:val="Fontepargpadro"/>
    <w:link w:val="Ttulo2"/>
    <w:uiPriority w:val="9"/>
    <w:rsid w:val="00342207"/>
    <w:rPr>
      <w:rFonts w:asciiTheme="majorHAnsi" w:eastAsiaTheme="majorEastAsia" w:hAnsiTheme="majorHAnsi" w:cstheme="majorBidi"/>
      <w:b/>
      <w:bCs/>
      <w:color w:val="5B9BD5" w:themeColor="accent1"/>
      <w:sz w:val="26"/>
      <w:szCs w:val="26"/>
      <w:lang w:val="en-US"/>
    </w:rPr>
  </w:style>
  <w:style w:type="character" w:customStyle="1" w:styleId="Ttulo3Char">
    <w:name w:val="Título 3 Char"/>
    <w:basedOn w:val="Fontepargpadro"/>
    <w:link w:val="Ttulo3"/>
    <w:uiPriority w:val="9"/>
    <w:rsid w:val="00342207"/>
    <w:rPr>
      <w:rFonts w:asciiTheme="majorHAnsi" w:eastAsiaTheme="majorEastAsia" w:hAnsiTheme="majorHAnsi" w:cstheme="majorBidi"/>
      <w:b/>
      <w:bCs/>
      <w:color w:val="5B9BD5" w:themeColor="accen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565</Words>
  <Characters>3055</Characters>
  <Application>Microsoft Office Word</Application>
  <DocSecurity>0</DocSecurity>
  <Lines>25</Lines>
  <Paragraphs>7</Paragraphs>
  <ScaleCrop>false</ScaleCrop>
  <Company>EQUATORIAL ENERGIA</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DE ALCANTARA LIMA</dc:creator>
  <cp:keywords/>
  <dc:description/>
  <cp:lastModifiedBy>JOAO PEDRO DE ALCANTARA LIMA</cp:lastModifiedBy>
  <cp:revision>6</cp:revision>
  <dcterms:created xsi:type="dcterms:W3CDTF">2025-04-21T17:37:00Z</dcterms:created>
  <dcterms:modified xsi:type="dcterms:W3CDTF">2025-04-21T17:53:00Z</dcterms:modified>
</cp:coreProperties>
</file>